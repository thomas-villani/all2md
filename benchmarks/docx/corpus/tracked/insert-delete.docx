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4086" w14:textId="77777777" w:rsidR="00B60871" w:rsidRDefault="00B60871" w:rsidP="00B60871">
      <w:pPr>
        <w:pStyle w:val="Heading1"/>
      </w:pPr>
      <w:r>
        <w:t>Tracked Probe</w:t>
      </w:r>
    </w:p>
    <w:p w14:paraId="4AA9AF01" w14:textId="096C32D7" w:rsidR="00B60871" w:rsidRDefault="00B60871" w:rsidP="00B60871">
      <w:r>
        <w:t xml:space="preserve">The quick </w:t>
      </w:r>
      <w:ins w:id="0" w:author="all2md corpus" w:date="2026-08-31T17:52:00Z" w16du:dateUtc="2026-08-31T21:52:00Z">
        <w:r>
          <w:t>crimson</w:t>
        </w:r>
      </w:ins>
      <w:del w:id="1" w:author="all2md corpus" w:date="2026-08-31T17:52:00Z" w16du:dateUtc="2026-08-31T21:52:00Z">
        <w:r w:rsidDel="00B60871">
          <w:delText>brown</w:delText>
        </w:r>
      </w:del>
      <w:r>
        <w:t xml:space="preserve"> fox jumps.</w:t>
      </w:r>
    </w:p>
    <w:p w14:paraId="544EF725" w14:textId="6CBA049B" w:rsidR="00B60871" w:rsidDel="00B60871" w:rsidRDefault="00B60871" w:rsidP="00B60871">
      <w:pPr>
        <w:rPr>
          <w:del w:id="2" w:author="all2md corpus" w:date="2026-08-31T17:52:00Z" w16du:dateUtc="2026-08-31T21:52:00Z"/>
        </w:rPr>
      </w:pPr>
      <w:del w:id="3" w:author="all2md corpus" w:date="2026-08-31T17:52:00Z" w16du:dateUtc="2026-08-31T21:52:00Z">
        <w:r w:rsidDel="00B60871">
          <w:delText>Delete this sentence entirely.</w:delText>
        </w:r>
      </w:del>
    </w:p>
    <w:p w14:paraId="5D0D4867" w14:textId="77777777" w:rsidR="00B60871" w:rsidRDefault="00B60871" w:rsidP="00B60871">
      <w:pPr>
        <w:rPr>
          <w:ins w:id="4" w:author="all2md corpus" w:date="2026-08-31T17:52:00Z" w16du:dateUtc="2026-08-31T21:52:00Z"/>
        </w:rPr>
      </w:pPr>
      <w:ins w:id="5" w:author="all2md corpus" w:date="2026-08-31T17:52:00Z" w16du:dateUtc="2026-08-31T21:52:00Z">
        <w:r>
          <w:t>Final</w:t>
        </w:r>
      </w:ins>
      <w:del w:id="6" w:author="all2md corpus" w:date="2026-08-31T17:52:00Z" w16du:dateUtc="2026-08-31T21:52:00Z">
        <w:r w:rsidDel="00B60871">
          <w:delText>Tail</w:delText>
        </w:r>
      </w:del>
      <w:r>
        <w:t xml:space="preserve"> paragraph.</w:t>
      </w:r>
    </w:p>
    <w:p w14:paraId="18A1C10E" w14:textId="619F8902" w:rsidR="00EE1DDE" w:rsidRDefault="00B60871" w:rsidP="00B60871">
      <w:ins w:id="7" w:author="all2md corpus" w:date="2026-08-31T17:52:00Z" w16du:dateUtc="2026-08-31T21:52:00Z">
        <w:r>
          <w:t>Inserted while tracking.</w:t>
        </w:r>
      </w:ins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2md corpus">
    <w15:presenceInfo w15:providerId="None" w15:userId="all2md corp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71"/>
    <w:rsid w:val="004815D3"/>
    <w:rsid w:val="005F1228"/>
    <w:rsid w:val="006D182C"/>
    <w:rsid w:val="00B60871"/>
    <w:rsid w:val="00E07637"/>
    <w:rsid w:val="00E538B2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AF07"/>
  <w15:chartTrackingRefBased/>
  <w15:docId w15:val="{97ED3E17-708A-47A6-93F1-19737497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7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608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2026-08-31T21:52:00Z</dcterms:created>
  <dcterms:modified xsi:type="dcterms:W3CDTF">2026-08-31T21:52:00Z</dcterms:modified>
</cp:coreProperties>
</file>