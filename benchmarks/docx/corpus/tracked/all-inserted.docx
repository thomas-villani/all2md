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6E43" w14:textId="77777777" w:rsidR="00FD1196" w:rsidRDefault="00FD1196" w:rsidP="00FD1196">
      <w:pPr>
        <w:pStyle w:val="Heading1"/>
      </w:pPr>
      <w:r>
        <w:t>All Inserted</w:t>
      </w:r>
    </w:p>
    <w:p w14:paraId="3D9C4826" w14:textId="77777777" w:rsidR="00FD1196" w:rsidRDefault="00FD1196" w:rsidP="00FD1196">
      <w:pPr>
        <w:rPr>
          <w:ins w:id="0" w:author="all2md corpus" w:date="2026-08-31T17:52:00Z" w16du:dateUtc="2026-08-31T21:52:00Z"/>
        </w:rPr>
      </w:pPr>
      <w:r>
        <w:t>Original body paragraph.</w:t>
      </w:r>
    </w:p>
    <w:p w14:paraId="59E7D30B" w14:textId="2F88B093" w:rsidR="00EE1DDE" w:rsidRDefault="00FD1196" w:rsidP="00FD1196">
      <w:ins w:id="1" w:author="all2md corpus" w:date="2026-08-31T17:52:00Z" w16du:dateUtc="2026-08-31T21:52:00Z">
        <w:r>
          <w:t>Every word of this paragraph is an insertion.</w:t>
        </w:r>
      </w:ins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2md corpus">
    <w15:presenceInfo w15:providerId="None" w15:userId="all2md corp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96"/>
    <w:rsid w:val="004815D3"/>
    <w:rsid w:val="005F1228"/>
    <w:rsid w:val="006D182C"/>
    <w:rsid w:val="00E07637"/>
    <w:rsid w:val="00E538B2"/>
    <w:rsid w:val="00EE1DDE"/>
    <w:rsid w:val="00FD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2AAB"/>
  <w15:chartTrackingRefBased/>
  <w15:docId w15:val="{15146764-1E7D-400A-9E08-AA929DB6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9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D11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2026-08-31T21:52:00Z</dcterms:created>
  <dcterms:modified xsi:type="dcterms:W3CDTF">2026-08-31T21:52:00Z</dcterms:modified>
</cp:coreProperties>
</file>